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2A9F7" w14:textId="2464D294" w:rsidR="00815E1D" w:rsidRDefault="001330EF" w:rsidP="001330EF">
      <w:pPr>
        <w:pStyle w:val="Heading1"/>
      </w:pPr>
      <w:r>
        <w:t>Tracking my evaluation of HPVsim calibrations and why the GOF looks pretty bad when evaluating my base case</w:t>
      </w:r>
    </w:p>
    <w:p w14:paraId="595FA163" w14:textId="191005B5" w:rsidR="001330EF" w:rsidRDefault="001330EF" w:rsidP="001330EF">
      <w:r w:rsidRPr="001330EF">
        <w:rPr>
          <w:noProof/>
        </w:rPr>
        <w:drawing>
          <wp:inline distT="0" distB="0" distL="0" distR="0" wp14:anchorId="16B7AFD9" wp14:editId="32FED620">
            <wp:extent cx="5731510" cy="3166110"/>
            <wp:effectExtent l="0" t="0" r="0" b="0"/>
            <wp:docPr id="26035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55627" name=""/>
                    <pic:cNvPicPr/>
                  </pic:nvPicPr>
                  <pic:blipFill>
                    <a:blip r:embed="rId7"/>
                    <a:stretch>
                      <a:fillRect/>
                    </a:stretch>
                  </pic:blipFill>
                  <pic:spPr>
                    <a:xfrm>
                      <a:off x="0" y="0"/>
                      <a:ext cx="5731510" cy="3166110"/>
                    </a:xfrm>
                    <a:prstGeom prst="rect">
                      <a:avLst/>
                    </a:prstGeom>
                  </pic:spPr>
                </pic:pic>
              </a:graphicData>
            </a:graphic>
          </wp:inline>
        </w:drawing>
      </w:r>
    </w:p>
    <w:p w14:paraId="53D2C9A9" w14:textId="77777777" w:rsidR="001330EF" w:rsidRPr="007C1648" w:rsidRDefault="001330EF" w:rsidP="001330EF">
      <w:pPr>
        <w:rPr>
          <w:highlight w:val="yellow"/>
        </w:rPr>
      </w:pPr>
      <w:r w:rsidRPr="007C1648">
        <w:rPr>
          <w:highlight w:val="yellow"/>
        </w:rPr>
        <w:t>Info on total GOF:</w:t>
      </w:r>
    </w:p>
    <w:p w14:paraId="588F4DCE" w14:textId="77777777" w:rsidR="001330EF" w:rsidRPr="007C1648" w:rsidRDefault="001330EF" w:rsidP="001330EF">
      <w:pPr>
        <w:rPr>
          <w:highlight w:val="yellow"/>
        </w:rPr>
      </w:pPr>
      <w:r w:rsidRPr="007C1648">
        <w:rPr>
          <w:highlight w:val="yellow"/>
        </w:rPr>
        <w:t xml:space="preserve">         min:0.2769544038562699 </w:t>
      </w:r>
    </w:p>
    <w:p w14:paraId="0CA8C9E1" w14:textId="77777777" w:rsidR="001330EF" w:rsidRPr="007C1648" w:rsidRDefault="001330EF" w:rsidP="001330EF">
      <w:pPr>
        <w:rPr>
          <w:highlight w:val="yellow"/>
        </w:rPr>
      </w:pPr>
      <w:r w:rsidRPr="007C1648">
        <w:rPr>
          <w:highlight w:val="yellow"/>
        </w:rPr>
        <w:t xml:space="preserve">        LQ:0.3507759648708343 </w:t>
      </w:r>
    </w:p>
    <w:p w14:paraId="425581BF" w14:textId="77777777" w:rsidR="001330EF" w:rsidRPr="007C1648" w:rsidRDefault="001330EF" w:rsidP="001330EF">
      <w:pPr>
        <w:rPr>
          <w:highlight w:val="yellow"/>
        </w:rPr>
      </w:pPr>
      <w:r w:rsidRPr="007C1648">
        <w:rPr>
          <w:highlight w:val="yellow"/>
        </w:rPr>
        <w:t xml:space="preserve">        median:0.37481245926008977 </w:t>
      </w:r>
    </w:p>
    <w:p w14:paraId="655F6163" w14:textId="77777777" w:rsidR="001330EF" w:rsidRPr="007C1648" w:rsidRDefault="001330EF" w:rsidP="001330EF">
      <w:pPr>
        <w:rPr>
          <w:highlight w:val="yellow"/>
        </w:rPr>
      </w:pPr>
      <w:r w:rsidRPr="007C1648">
        <w:rPr>
          <w:highlight w:val="yellow"/>
        </w:rPr>
        <w:t xml:space="preserve">        UQ:0.3951578994523314 </w:t>
      </w:r>
    </w:p>
    <w:p w14:paraId="17280D7A" w14:textId="77777777" w:rsidR="001330EF" w:rsidRPr="007C1648" w:rsidRDefault="001330EF" w:rsidP="001330EF">
      <w:pPr>
        <w:rPr>
          <w:highlight w:val="yellow"/>
        </w:rPr>
      </w:pPr>
      <w:r w:rsidRPr="007C1648">
        <w:rPr>
          <w:highlight w:val="yellow"/>
        </w:rPr>
        <w:t xml:space="preserve">         max:0.444019590934395</w:t>
      </w:r>
    </w:p>
    <w:p w14:paraId="65AC8E53" w14:textId="7699B41E" w:rsidR="001330EF" w:rsidRPr="007C1648" w:rsidRDefault="001330EF" w:rsidP="001330EF">
      <w:pPr>
        <w:rPr>
          <w:highlight w:val="yellow"/>
        </w:rPr>
      </w:pPr>
      <w:r w:rsidRPr="007C1648">
        <w:rPr>
          <w:highlight w:val="yellow"/>
        </w:rPr>
        <w:t>(recall, this is for final pooled calibration project_modelling/calibration_results/FinalPooledCalibration_8_68_76_55_55_9_9__96_7_13.pickle)</w:t>
      </w:r>
    </w:p>
    <w:p w14:paraId="4092C5F7" w14:textId="47BD18F8" w:rsidR="00DB590A" w:rsidRPr="007C1648" w:rsidRDefault="00DB590A" w:rsidP="001330EF">
      <w:pPr>
        <w:rPr>
          <w:highlight w:val="yellow"/>
        </w:rPr>
      </w:pPr>
      <w:r w:rsidRPr="007C1648">
        <w:rPr>
          <w:highlight w:val="yellow"/>
        </w:rPr>
        <w:t>And it said the len(final_cal_data)=44</w:t>
      </w:r>
    </w:p>
    <w:p w14:paraId="57767309" w14:textId="5B05362E" w:rsidR="001760BF" w:rsidRPr="007C1648" w:rsidRDefault="001760BF" w:rsidP="001760BF">
      <w:pPr>
        <w:pStyle w:val="ListParagraph"/>
        <w:numPr>
          <w:ilvl w:val="0"/>
          <w:numId w:val="1"/>
        </w:numPr>
        <w:rPr>
          <w:highlight w:val="yellow"/>
        </w:rPr>
      </w:pPr>
      <w:r w:rsidRPr="007C1648">
        <w:rPr>
          <w:iCs/>
          <w:highlight w:val="yellow"/>
        </w:rPr>
        <w:t>I am not sure why the evaluation GOF is so bad. I have checked and all the ‘real_world_data’ csv files do look to be scaled correctly, and importantly with a consistnet scaling (i.e. equal values saved) between the condensed 2012-2018 data and the separatyed 2012-2018 data.</w:t>
      </w:r>
    </w:p>
    <w:p w14:paraId="44A70E96" w14:textId="0345F30C" w:rsidR="001760BF" w:rsidRPr="007C1648" w:rsidRDefault="001760BF" w:rsidP="001760BF">
      <w:pPr>
        <w:pStyle w:val="ListParagraph"/>
        <w:numPr>
          <w:ilvl w:val="0"/>
          <w:numId w:val="1"/>
        </w:numPr>
        <w:rPr>
          <w:highlight w:val="yellow"/>
        </w:rPr>
      </w:pPr>
      <w:r w:rsidRPr="007C1648">
        <w:rPr>
          <w:iCs/>
          <w:highlight w:val="yellow"/>
        </w:rPr>
        <w:t xml:space="preserve">I have checked, and </w:t>
      </w:r>
      <w:r w:rsidRPr="007C1648">
        <w:rPr>
          <w:highlight w:val="yellow"/>
        </w:rPr>
        <w:t>FinalPooledCalibration_8_68_76_55_55_9_9__96_7_13.pickle vs FinalPooledCalibration_8_68_76_55_55_9_9__96_7_13_OLDMIXING.pickle do contain different data in them, and the former does aggre with Apr14_1_USINGNATSALANDLIT__8_68_76_55_55_9_9__96_7_13 (which provides its overall best cal, and also even was done on the MB so a bug between devices surely is not the issue), which means the FInalPooledCalibration I am using should contain the correct data for me</w:t>
      </w:r>
    </w:p>
    <w:p w14:paraId="1A52E945" w14:textId="3D5CC440" w:rsidR="001760BF" w:rsidRPr="007C1648" w:rsidRDefault="001760BF" w:rsidP="001760BF">
      <w:pPr>
        <w:pStyle w:val="ListParagraph"/>
        <w:numPr>
          <w:ilvl w:val="1"/>
          <w:numId w:val="1"/>
        </w:numPr>
        <w:rPr>
          <w:highlight w:val="green"/>
        </w:rPr>
      </w:pPr>
      <w:r w:rsidRPr="007C1648">
        <w:rPr>
          <w:highlight w:val="green"/>
        </w:rPr>
        <w:t xml:space="preserve">Either way, I am just trying to see what happens if I evaluate (with only 1 repeat for each run to save time and do this a bit crudely) against the thing marked ‘oldmixing’ as mayyyybbbee I mixed them up? </w:t>
      </w:r>
    </w:p>
    <w:p w14:paraId="22FAC5ED" w14:textId="23811BDF" w:rsidR="006F67B3" w:rsidRPr="007C1648" w:rsidRDefault="006F67B3" w:rsidP="006F67B3">
      <w:pPr>
        <w:pStyle w:val="ListParagraph"/>
        <w:numPr>
          <w:ilvl w:val="2"/>
          <w:numId w:val="1"/>
        </w:numPr>
        <w:rPr>
          <w:highlight w:val="green"/>
        </w:rPr>
      </w:pPr>
      <w:r w:rsidRPr="007C1648">
        <w:rPr>
          <w:noProof/>
          <w:highlight w:val="green"/>
        </w:rPr>
        <w:lastRenderedPageBreak/>
        <w:drawing>
          <wp:inline distT="0" distB="0" distL="0" distR="0" wp14:anchorId="77EC6976" wp14:editId="064E2E10">
            <wp:extent cx="3720997" cy="2353141"/>
            <wp:effectExtent l="0" t="0" r="635" b="0"/>
            <wp:docPr id="207901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11322" name=""/>
                    <pic:cNvPicPr/>
                  </pic:nvPicPr>
                  <pic:blipFill>
                    <a:blip r:embed="rId8"/>
                    <a:stretch>
                      <a:fillRect/>
                    </a:stretch>
                  </pic:blipFill>
                  <pic:spPr>
                    <a:xfrm>
                      <a:off x="0" y="0"/>
                      <a:ext cx="3770316" cy="2384330"/>
                    </a:xfrm>
                    <a:prstGeom prst="rect">
                      <a:avLst/>
                    </a:prstGeom>
                  </pic:spPr>
                </pic:pic>
              </a:graphicData>
            </a:graphic>
          </wp:inline>
        </w:drawing>
      </w:r>
    </w:p>
    <w:p w14:paraId="2CB262C7" w14:textId="522012E3" w:rsidR="006F67B3" w:rsidRPr="007C1648" w:rsidRDefault="006F67B3" w:rsidP="006F67B3">
      <w:pPr>
        <w:pStyle w:val="ListParagraph"/>
        <w:numPr>
          <w:ilvl w:val="2"/>
          <w:numId w:val="1"/>
        </w:numPr>
        <w:rPr>
          <w:highlight w:val="green"/>
        </w:rPr>
      </w:pPr>
      <w:r w:rsidRPr="007C1648">
        <w:rPr>
          <w:noProof/>
          <w:highlight w:val="green"/>
        </w:rPr>
        <w:drawing>
          <wp:inline distT="0" distB="0" distL="0" distR="0" wp14:anchorId="338174F8" wp14:editId="1271CAFC">
            <wp:extent cx="4439840" cy="886886"/>
            <wp:effectExtent l="0" t="0" r="0" b="2540"/>
            <wp:docPr id="15056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89763" name=""/>
                    <pic:cNvPicPr/>
                  </pic:nvPicPr>
                  <pic:blipFill>
                    <a:blip r:embed="rId9"/>
                    <a:stretch>
                      <a:fillRect/>
                    </a:stretch>
                  </pic:blipFill>
                  <pic:spPr>
                    <a:xfrm>
                      <a:off x="0" y="0"/>
                      <a:ext cx="4469751" cy="892861"/>
                    </a:xfrm>
                    <a:prstGeom prst="rect">
                      <a:avLst/>
                    </a:prstGeom>
                  </pic:spPr>
                </pic:pic>
              </a:graphicData>
            </a:graphic>
          </wp:inline>
        </w:drawing>
      </w:r>
    </w:p>
    <w:p w14:paraId="2B0631DE" w14:textId="4117B39F" w:rsidR="00DB590A" w:rsidRPr="007C1648" w:rsidRDefault="006F67B3" w:rsidP="00DB590A">
      <w:pPr>
        <w:pStyle w:val="ListParagraph"/>
        <w:numPr>
          <w:ilvl w:val="2"/>
          <w:numId w:val="1"/>
        </w:numPr>
        <w:rPr>
          <w:highlight w:val="green"/>
        </w:rPr>
      </w:pPr>
      <w:r w:rsidRPr="007C1648">
        <w:rPr>
          <w:highlight w:val="green"/>
        </w:rPr>
        <w:t>also</w:t>
      </w:r>
      <w:r w:rsidR="00DB590A" w:rsidRPr="007C1648">
        <w:rPr>
          <w:highlight w:val="green"/>
        </w:rPr>
        <w:t xml:space="preserve">, len(final_cal_data) is 42, so different… but I think we expected it to be different and in that way? So I am not too convinced this is doing to uncover a mix-up honestlys </w:t>
      </w:r>
    </w:p>
    <w:p w14:paraId="0E5DA6D9" w14:textId="39D69080" w:rsidR="006F67B3" w:rsidRPr="007C1648" w:rsidRDefault="006F67B3" w:rsidP="00DB590A">
      <w:pPr>
        <w:pStyle w:val="ListParagraph"/>
        <w:numPr>
          <w:ilvl w:val="2"/>
          <w:numId w:val="1"/>
        </w:numPr>
        <w:rPr>
          <w:highlight w:val="green"/>
        </w:rPr>
      </w:pPr>
      <w:r w:rsidRPr="007C1648">
        <w:rPr>
          <w:highlight w:val="green"/>
        </w:rPr>
        <w:t>.</w:t>
      </w:r>
    </w:p>
    <w:p w14:paraId="0BBD2979" w14:textId="3E17E7C1" w:rsidR="001760BF" w:rsidRPr="007C1648" w:rsidRDefault="006F67B3" w:rsidP="001760BF">
      <w:pPr>
        <w:pStyle w:val="ListParagraph"/>
        <w:numPr>
          <w:ilvl w:val="2"/>
          <w:numId w:val="1"/>
        </w:numPr>
        <w:rPr>
          <w:highlight w:val="green"/>
        </w:rPr>
      </w:pPr>
      <w:r w:rsidRPr="007C1648">
        <w:rPr>
          <w:highlight w:val="green"/>
        </w:rPr>
        <w:t>Ok. Well we clearly see different trends with the different parameters so its nice that at least we don’t always end up wioth p[armeters that give basically the same output, but cruciually this is also a bad fit.</w:t>
      </w:r>
    </w:p>
    <w:p w14:paraId="1D18A8F3" w14:textId="04C046CB" w:rsidR="007C1648" w:rsidRPr="007C1648" w:rsidRDefault="007C1648" w:rsidP="007C1648">
      <w:pPr>
        <w:pStyle w:val="ListParagraph"/>
        <w:numPr>
          <w:ilvl w:val="2"/>
          <w:numId w:val="1"/>
        </w:numPr>
        <w:rPr>
          <w:highlight w:val="cyan"/>
        </w:rPr>
      </w:pPr>
      <w:r w:rsidRPr="007C1648">
        <w:rPr>
          <w:highlight w:val="cyan"/>
        </w:rPr>
        <w:t>As</w:t>
      </w:r>
      <w:r w:rsidR="001760BF" w:rsidRPr="007C1648">
        <w:rPr>
          <w:highlight w:val="cyan"/>
        </w:rPr>
        <w:t xml:space="preserve"> it doesn’t look like I mixed</w:t>
      </w:r>
      <w:r w:rsidR="001760BF" w:rsidRPr="007C1648">
        <w:rPr>
          <w:b/>
          <w:bCs/>
          <w:highlight w:val="cyan"/>
        </w:rPr>
        <w:t xml:space="preserve"> </w:t>
      </w:r>
      <w:r w:rsidR="001760BF" w:rsidRPr="007C1648">
        <w:rPr>
          <w:highlight w:val="cyan"/>
        </w:rPr>
        <w:t>them up,</w:t>
      </w:r>
      <w:r w:rsidRPr="007C1648">
        <w:rPr>
          <w:highlight w:val="cyan"/>
        </w:rPr>
        <w:t>I now</w:t>
      </w:r>
      <w:r w:rsidR="001760BF" w:rsidRPr="007C1648">
        <w:rPr>
          <w:highlight w:val="cyan"/>
        </w:rPr>
        <w:t xml:space="preserve"> try a much more recent cal and see if I can at least sorta replicate the GOF there (with some margin – but not the crazy badness we see here!)</w:t>
      </w:r>
      <w:r w:rsidR="00DB590A" w:rsidRPr="007C1648">
        <w:rPr>
          <w:highlight w:val="cyan"/>
        </w:rPr>
        <w:t xml:space="preserve"> – do FinalPooledCalibration_8_68_76_55_55_9_9__96_7_62.pickle (the SA on initial male HPV prev)</w:t>
      </w:r>
    </w:p>
    <w:p w14:paraId="4A37E748" w14:textId="3FC34CF2" w:rsidR="007C1648" w:rsidRPr="00823C46" w:rsidRDefault="007C1648" w:rsidP="007C1648">
      <w:pPr>
        <w:pStyle w:val="ListParagraph"/>
        <w:numPr>
          <w:ilvl w:val="3"/>
          <w:numId w:val="1"/>
        </w:numPr>
        <w:rPr>
          <w:b/>
          <w:bCs/>
          <w:highlight w:val="cyan"/>
        </w:rPr>
      </w:pPr>
      <w:r w:rsidRPr="007C1648">
        <w:rPr>
          <w:highlight w:val="cyan"/>
        </w:rPr>
        <w:t xml:space="preserve">I am </w:t>
      </w:r>
      <w:r>
        <w:rPr>
          <w:highlight w:val="cyan"/>
        </w:rPr>
        <w:t xml:space="preserve">doing the same thing again with this cal and luckily I am </w:t>
      </w:r>
      <w:r w:rsidRPr="00823C46">
        <w:rPr>
          <w:highlight w:val="cyan"/>
        </w:rPr>
        <w:t>getting total mismatches which are around 12ish. This is great. Now I will let this complete and then the issue is either that the calibrationEvbaluation scroipt was bad, or those initial cals were bad (in which case I will just work out which ones are screwed up and redo them)</w:t>
      </w:r>
    </w:p>
    <w:p w14:paraId="5F02DC6D" w14:textId="738B2497" w:rsidR="00823C46" w:rsidRPr="00823C46" w:rsidRDefault="00823C46" w:rsidP="007C1648">
      <w:pPr>
        <w:pStyle w:val="ListParagraph"/>
        <w:numPr>
          <w:ilvl w:val="3"/>
          <w:numId w:val="1"/>
        </w:numPr>
        <w:rPr>
          <w:b/>
          <w:bCs/>
          <w:highlight w:val="cyan"/>
        </w:rPr>
      </w:pPr>
      <w:r>
        <w:rPr>
          <w:highlight w:val="cyan"/>
        </w:rPr>
        <w:t>Yup, here are the results and they are good!</w:t>
      </w:r>
    </w:p>
    <w:p w14:paraId="0E2178FB" w14:textId="005909E7" w:rsidR="00823C46" w:rsidRDefault="00823C46" w:rsidP="007C1648">
      <w:pPr>
        <w:pStyle w:val="ListParagraph"/>
        <w:numPr>
          <w:ilvl w:val="3"/>
          <w:numId w:val="1"/>
        </w:numPr>
        <w:rPr>
          <w:b/>
          <w:bCs/>
          <w:highlight w:val="cyan"/>
        </w:rPr>
      </w:pPr>
      <w:r w:rsidRPr="00823C46">
        <w:rPr>
          <w:b/>
          <w:bCs/>
          <w:noProof/>
        </w:rPr>
        <w:lastRenderedPageBreak/>
        <w:drawing>
          <wp:inline distT="0" distB="0" distL="0" distR="0" wp14:anchorId="72DD853B" wp14:editId="2264E81B">
            <wp:extent cx="3510529" cy="2417621"/>
            <wp:effectExtent l="0" t="0" r="0" b="0"/>
            <wp:docPr id="89155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56989" name=""/>
                    <pic:cNvPicPr/>
                  </pic:nvPicPr>
                  <pic:blipFill>
                    <a:blip r:embed="rId10"/>
                    <a:stretch>
                      <a:fillRect/>
                    </a:stretch>
                  </pic:blipFill>
                  <pic:spPr>
                    <a:xfrm>
                      <a:off x="0" y="0"/>
                      <a:ext cx="3533377" cy="2433356"/>
                    </a:xfrm>
                    <a:prstGeom prst="rect">
                      <a:avLst/>
                    </a:prstGeom>
                  </pic:spPr>
                </pic:pic>
              </a:graphicData>
            </a:graphic>
          </wp:inline>
        </w:drawing>
      </w:r>
    </w:p>
    <w:p w14:paraId="05C424CA" w14:textId="34D61CE4" w:rsidR="00823C46" w:rsidRPr="00846D06" w:rsidRDefault="00E779DF" w:rsidP="007C1648">
      <w:pPr>
        <w:pStyle w:val="ListParagraph"/>
        <w:numPr>
          <w:ilvl w:val="3"/>
          <w:numId w:val="1"/>
        </w:numPr>
        <w:rPr>
          <w:b/>
          <w:bCs/>
          <w:highlight w:val="cyan"/>
        </w:rPr>
      </w:pPr>
      <w:r w:rsidRPr="00E779DF">
        <w:rPr>
          <w:b/>
          <w:bCs/>
          <w:noProof/>
        </w:rPr>
        <w:drawing>
          <wp:inline distT="0" distB="0" distL="0" distR="0" wp14:anchorId="151F329E" wp14:editId="29704DCB">
            <wp:extent cx="4949231" cy="582875"/>
            <wp:effectExtent l="0" t="0" r="0" b="1905"/>
            <wp:docPr id="173071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4429" name=""/>
                    <pic:cNvPicPr/>
                  </pic:nvPicPr>
                  <pic:blipFill>
                    <a:blip r:embed="rId11"/>
                    <a:stretch>
                      <a:fillRect/>
                    </a:stretch>
                  </pic:blipFill>
                  <pic:spPr>
                    <a:xfrm>
                      <a:off x="0" y="0"/>
                      <a:ext cx="5036606" cy="593165"/>
                    </a:xfrm>
                    <a:prstGeom prst="rect">
                      <a:avLst/>
                    </a:prstGeom>
                  </pic:spPr>
                </pic:pic>
              </a:graphicData>
            </a:graphic>
          </wp:inline>
        </w:drawing>
      </w:r>
    </w:p>
    <w:p w14:paraId="5712A207" w14:textId="77777777" w:rsidR="007C1648" w:rsidRDefault="007C1648" w:rsidP="007C1648"/>
    <w:p w14:paraId="20B3C5E9" w14:textId="7330E052" w:rsidR="00846D06" w:rsidRDefault="00E779DF" w:rsidP="007C1648">
      <w:r>
        <w:t xml:space="preserve">Now I can see that some of my calibrations are replicating the training performance nicely when being evaluated while the older ones (or at least one of the older ones) does not. This implies I have accidentally changed something </w:t>
      </w:r>
      <w:r w:rsidR="004B0A71">
        <w:t>that had a knock on effect, or at the very least I processed one of the cals wrong. I now am going to run this same sanity check, with a single eval run for each of the parameters in the finalpooledcalibration, for each of my completed FinalPooledCalibrations so far, to see which cals I need to unfortunately redo (red highlighting for redo needed, green highlighting for this finalpooledcalibration being all good for its sensitivity analysis, and non-highlighted meaning I still need to do this crude evaluation).</w:t>
      </w:r>
    </w:p>
    <w:p w14:paraId="26A852E9" w14:textId="1BA496C7" w:rsidR="004B0A71" w:rsidRPr="00DE0787" w:rsidRDefault="004B0A71" w:rsidP="004B0A71">
      <w:pPr>
        <w:pStyle w:val="ListParagraph"/>
        <w:numPr>
          <w:ilvl w:val="0"/>
          <w:numId w:val="3"/>
        </w:numPr>
        <w:rPr>
          <w:highlight w:val="red"/>
        </w:rPr>
      </w:pPr>
      <w:r w:rsidRPr="00DE0787">
        <w:rPr>
          <w:highlight w:val="red"/>
        </w:rPr>
        <w:t>FinalPooledCalibration_8_68_76_55_55_9_9__96_7_13_OLDMIXING</w:t>
      </w:r>
    </w:p>
    <w:p w14:paraId="27403E1A" w14:textId="6FEEC92E" w:rsidR="004B0A71" w:rsidRPr="002E7D3A" w:rsidRDefault="004B0A71" w:rsidP="004B0A71">
      <w:pPr>
        <w:pStyle w:val="ListParagraph"/>
        <w:numPr>
          <w:ilvl w:val="0"/>
          <w:numId w:val="3"/>
        </w:numPr>
        <w:rPr>
          <w:highlight w:val="red"/>
        </w:rPr>
      </w:pPr>
      <w:r w:rsidRPr="002E7D3A">
        <w:rPr>
          <w:highlight w:val="red"/>
        </w:rPr>
        <w:t>FinalPooledCalibration_8_68_76_55_55_9_9__96_7_13</w:t>
      </w:r>
      <w:r w:rsidR="00866813" w:rsidRPr="002E7D3A">
        <w:rPr>
          <w:highlight w:val="red"/>
        </w:rPr>
        <w:t xml:space="preserve"> </w:t>
      </w:r>
    </w:p>
    <w:p w14:paraId="5DB5FA63" w14:textId="5C6B5ABD" w:rsidR="004B0A71" w:rsidRDefault="004B0A71" w:rsidP="004B0A71">
      <w:pPr>
        <w:pStyle w:val="ListParagraph"/>
        <w:numPr>
          <w:ilvl w:val="0"/>
          <w:numId w:val="3"/>
        </w:numPr>
      </w:pPr>
      <w:r w:rsidRPr="00215AA9">
        <w:rPr>
          <w:highlight w:val="red"/>
        </w:rPr>
        <w:t>FinalPooledCalibration_65_68_76_55_55_9_9__96_7_13</w:t>
      </w:r>
      <w:r w:rsidR="00E80FDE">
        <w:t xml:space="preserve"> </w:t>
      </w:r>
    </w:p>
    <w:p w14:paraId="2F870AEE" w14:textId="0F0BF5B0" w:rsidR="004B0A71" w:rsidRDefault="004B0A71" w:rsidP="004B0A71">
      <w:pPr>
        <w:pStyle w:val="ListParagraph"/>
        <w:numPr>
          <w:ilvl w:val="0"/>
          <w:numId w:val="3"/>
        </w:numPr>
      </w:pPr>
      <w:r w:rsidRPr="00FE55E7">
        <w:rPr>
          <w:highlight w:val="red"/>
        </w:rPr>
        <w:t>FinalPooledCalibration_8_68_76_36_36_8_8__96_7_13</w:t>
      </w:r>
      <w:r w:rsidR="00263C29" w:rsidRPr="00FE55E7">
        <w:t xml:space="preserve"> </w:t>
      </w:r>
    </w:p>
    <w:p w14:paraId="041EC7D6" w14:textId="31A737E5" w:rsidR="004B0A71" w:rsidRDefault="004B0A71" w:rsidP="004B0A71">
      <w:pPr>
        <w:pStyle w:val="ListParagraph"/>
        <w:numPr>
          <w:ilvl w:val="0"/>
          <w:numId w:val="3"/>
        </w:numPr>
      </w:pPr>
      <w:r w:rsidRPr="004B0A71">
        <w:t>FinalPooledCalibration_8_8_8_68_68_95_95__96_7_13</w:t>
      </w:r>
      <w:r w:rsidR="00FE55E7">
        <w:t xml:space="preserve"> </w:t>
      </w:r>
      <w:r w:rsidR="00DE0787">
        <w:rPr>
          <w:b/>
          <w:bCs/>
        </w:rPr>
        <w:t xml:space="preserve">– one of its cals happened late enough to not be impacted, the others happened to soon so if i swap to the below being the key calibration I don’t lose much effort, just the cal on bmrc rn and on xps rn and </w:t>
      </w:r>
    </w:p>
    <w:p w14:paraId="73CC632F" w14:textId="41B924E3" w:rsidR="004B0A71" w:rsidRDefault="004B0A71" w:rsidP="004B0A71">
      <w:pPr>
        <w:pStyle w:val="ListParagraph"/>
        <w:numPr>
          <w:ilvl w:val="0"/>
          <w:numId w:val="3"/>
        </w:numPr>
        <w:rPr>
          <w:highlight w:val="green"/>
        </w:rPr>
      </w:pPr>
      <w:r w:rsidRPr="0028114E">
        <w:rPr>
          <w:highlight w:val="green"/>
        </w:rPr>
        <w:t>FinalPooledCalibration_8_68_76_55_55_9_9__96_7_62</w:t>
      </w:r>
    </w:p>
    <w:p w14:paraId="22B5D0DC" w14:textId="77777777" w:rsidR="005E33F8" w:rsidRDefault="005E33F8" w:rsidP="00E635EC">
      <w:pPr>
        <w:rPr>
          <w:highlight w:val="green"/>
        </w:rPr>
      </w:pPr>
    </w:p>
    <w:p w14:paraId="1A93DD49" w14:textId="77777777" w:rsidR="00085753" w:rsidRPr="00895E09" w:rsidRDefault="00085753" w:rsidP="00E635EC">
      <w:pPr>
        <w:rPr>
          <w:highlight w:val="green"/>
        </w:rPr>
      </w:pPr>
    </w:p>
    <w:p w14:paraId="676B9930" w14:textId="30941599" w:rsidR="0028114E" w:rsidRDefault="0028114E" w:rsidP="0028114E">
      <w:pPr>
        <w:rPr>
          <w:b/>
          <w:bCs/>
        </w:rPr>
      </w:pPr>
      <w:r w:rsidRPr="00895E09">
        <w:rPr>
          <w:b/>
          <w:bCs/>
        </w:rPr>
        <w:t>Then once I have done this I need to go over all of my parameters in the excel sheet and ensure it agrees with the model. I suppose either it agrees now and it didn’t with one/some of the first cals and I fixed it without realising I needed to redo something, or it doesn’t agree now but the fits are good so I should then make the excel agree with it because now it’s a consistently pretty great fit!</w:t>
      </w:r>
    </w:p>
    <w:p w14:paraId="368717D8" w14:textId="21759182" w:rsidR="00215AA9" w:rsidRDefault="00215AA9" w:rsidP="00215AA9">
      <w:pPr>
        <w:pStyle w:val="ListParagraph"/>
        <w:numPr>
          <w:ilvl w:val="0"/>
          <w:numId w:val="4"/>
        </w:numPr>
        <w:rPr>
          <w:b/>
          <w:bCs/>
          <w:i/>
          <w:iCs/>
        </w:rPr>
      </w:pPr>
      <w:r w:rsidRPr="00DE0787">
        <w:rPr>
          <w:b/>
          <w:bCs/>
          <w:i/>
          <w:iCs/>
        </w:rPr>
        <w:t>Opperrtunity : if I am redoing a bunch of stuff there is something to be said about basing the sa on the male hpv prevalence matching female?</w:t>
      </w:r>
    </w:p>
    <w:p w14:paraId="73751E37" w14:textId="1DC0892F" w:rsidR="00DE0787" w:rsidRPr="00DE0787" w:rsidRDefault="00DE0787" w:rsidP="00215AA9">
      <w:pPr>
        <w:pStyle w:val="ListParagraph"/>
        <w:numPr>
          <w:ilvl w:val="0"/>
          <w:numId w:val="4"/>
        </w:numPr>
        <w:rPr>
          <w:b/>
          <w:bCs/>
          <w:i/>
          <w:iCs/>
        </w:rPr>
      </w:pPr>
      <w:r>
        <w:rPr>
          <w:b/>
          <w:bCs/>
          <w:i/>
          <w:iCs/>
        </w:rPr>
        <w:t>Nah lets keep as-is</w:t>
      </w:r>
    </w:p>
    <w:p w14:paraId="1740EC1F" w14:textId="3A587995" w:rsidR="000D72C4" w:rsidRDefault="000D72C4" w:rsidP="000D72C4">
      <w:pPr>
        <w:rPr>
          <w:b/>
          <w:bCs/>
        </w:rPr>
      </w:pPr>
      <w:r>
        <w:rPr>
          <w:b/>
          <w:bCs/>
        </w:rPr>
        <w:lastRenderedPageBreak/>
        <w:t>…oh its because I changed the implementation of screening algoriothms wasn’t it.. it was just unifying it but that does change things. Whoops. That was committed on 20</w:t>
      </w:r>
      <w:r w:rsidRPr="000D72C4">
        <w:rPr>
          <w:b/>
          <w:bCs/>
          <w:vertAlign w:val="superscript"/>
        </w:rPr>
        <w:t>th</w:t>
      </w:r>
      <w:r>
        <w:rPr>
          <w:b/>
          <w:bCs/>
        </w:rPr>
        <w:t xml:space="preserve"> April, so I think any cals fully hjappening after 20</w:t>
      </w:r>
      <w:r w:rsidRPr="000D72C4">
        <w:rPr>
          <w:b/>
          <w:bCs/>
          <w:vertAlign w:val="superscript"/>
        </w:rPr>
        <w:t>th</w:t>
      </w:r>
      <w:r>
        <w:rPr>
          <w:b/>
          <w:bCs/>
        </w:rPr>
        <w:t xml:space="preserve"> April should be ok?</w:t>
      </w:r>
    </w:p>
    <w:p w14:paraId="143D3AC1" w14:textId="0DC32371" w:rsidR="000D72C4" w:rsidRPr="000D72C4" w:rsidRDefault="000D72C4" w:rsidP="000D72C4">
      <w:pPr>
        <w:pStyle w:val="ListParagraph"/>
        <w:numPr>
          <w:ilvl w:val="0"/>
          <w:numId w:val="4"/>
        </w:numPr>
        <w:rPr>
          <w:b/>
          <w:bCs/>
        </w:rPr>
      </w:pPr>
      <w:r>
        <w:rPr>
          <w:b/>
          <w:bCs/>
        </w:rPr>
        <w:fldChar w:fldCharType="begin"/>
      </w:r>
      <w:ins w:id="0" w:author="Fabian Sturman" w:date="2026-04-25T13:55:00Z" w16du:dateUtc="2026-04-25T12:55:00Z">
        <w:r>
          <w:rPr>
            <w:b/>
            <w:bCs/>
          </w:rPr>
          <w:instrText>HYPERLINK "</w:instrText>
        </w:r>
      </w:ins>
      <w:r w:rsidRPr="000D72C4">
        <w:rPr>
          <w:b/>
          <w:bCs/>
        </w:rPr>
        <w:instrText>https://github.com/fabiansturman/HPVScreeningProject/commit/706be2ae0d62dac01013bcdf0c72e9ce3c8c7879</w:instrText>
      </w:r>
      <w:ins w:id="1" w:author="Fabian Sturman" w:date="2026-04-25T13:55:00Z" w16du:dateUtc="2026-04-25T12:55:00Z">
        <w:r>
          <w:rPr>
            <w:b/>
            <w:bCs/>
          </w:rPr>
          <w:instrText>"</w:instrText>
        </w:r>
      </w:ins>
      <w:r>
        <w:rPr>
          <w:b/>
          <w:bCs/>
        </w:rPr>
      </w:r>
      <w:r>
        <w:rPr>
          <w:b/>
          <w:bCs/>
        </w:rPr>
        <w:fldChar w:fldCharType="separate"/>
      </w:r>
      <w:r w:rsidRPr="00B36224">
        <w:rPr>
          <w:rStyle w:val="Hyperlink"/>
          <w:b/>
          <w:bCs/>
        </w:rPr>
        <w:t>https://github.com/fabiansturman/HPVScreeningProject/commit/706be2ae0d62dac01013bcdf0c72e9ce3c8c7879</w:t>
      </w:r>
      <w:r>
        <w:rPr>
          <w:b/>
          <w:bCs/>
        </w:rPr>
        <w:fldChar w:fldCharType="end"/>
      </w:r>
      <w:r>
        <w:rPr>
          <w:b/>
          <w:bCs/>
        </w:rPr>
        <w:t xml:space="preserve"> is the commit of whoopsies</w:t>
      </w:r>
    </w:p>
    <w:p w14:paraId="13C40191" w14:textId="77777777" w:rsidR="00A35F5F" w:rsidRPr="00A35F5F" w:rsidRDefault="00A35F5F" w:rsidP="00A35F5F"/>
    <w:sectPr w:rsidR="00A35F5F" w:rsidRPr="00A35F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2E578" w14:textId="77777777" w:rsidR="006C1804" w:rsidRDefault="006C1804" w:rsidP="00C12CF4">
      <w:r>
        <w:separator/>
      </w:r>
    </w:p>
  </w:endnote>
  <w:endnote w:type="continuationSeparator" w:id="0">
    <w:p w14:paraId="30502EE0" w14:textId="77777777" w:rsidR="006C1804" w:rsidRDefault="006C1804" w:rsidP="00C12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C2405" w14:textId="77777777" w:rsidR="006C1804" w:rsidRDefault="006C1804" w:rsidP="00C12CF4">
      <w:r>
        <w:separator/>
      </w:r>
    </w:p>
  </w:footnote>
  <w:footnote w:type="continuationSeparator" w:id="0">
    <w:p w14:paraId="2E49E72B" w14:textId="77777777" w:rsidR="006C1804" w:rsidRDefault="006C1804" w:rsidP="00C12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E71AF"/>
    <w:multiLevelType w:val="hybridMultilevel"/>
    <w:tmpl w:val="4E962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7C2F4F"/>
    <w:multiLevelType w:val="hybridMultilevel"/>
    <w:tmpl w:val="13143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8D733C"/>
    <w:multiLevelType w:val="hybridMultilevel"/>
    <w:tmpl w:val="7E16A1A6"/>
    <w:lvl w:ilvl="0" w:tplc="342271E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B207FF"/>
    <w:multiLevelType w:val="hybridMultilevel"/>
    <w:tmpl w:val="F564A6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2298602">
    <w:abstractNumId w:val="3"/>
  </w:num>
  <w:num w:numId="2" w16cid:durableId="1328898591">
    <w:abstractNumId w:val="0"/>
  </w:num>
  <w:num w:numId="3" w16cid:durableId="1655601901">
    <w:abstractNumId w:val="1"/>
  </w:num>
  <w:num w:numId="4" w16cid:durableId="187070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an Sturman">
    <w15:presenceInfo w15:providerId="AD" w15:userId="S::kebl7255@ox.ac.uk::a895858d-2a33-4f1a-bb79-6d3645c10a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0EF"/>
    <w:rsid w:val="00085753"/>
    <w:rsid w:val="000D72C4"/>
    <w:rsid w:val="001330EF"/>
    <w:rsid w:val="001760BF"/>
    <w:rsid w:val="00215AA9"/>
    <w:rsid w:val="00263C29"/>
    <w:rsid w:val="0028114E"/>
    <w:rsid w:val="002E7D3A"/>
    <w:rsid w:val="004B0A71"/>
    <w:rsid w:val="004B5A10"/>
    <w:rsid w:val="005E33F8"/>
    <w:rsid w:val="006C1804"/>
    <w:rsid w:val="006C72DE"/>
    <w:rsid w:val="006F67B3"/>
    <w:rsid w:val="007A4268"/>
    <w:rsid w:val="007C1648"/>
    <w:rsid w:val="00815E1D"/>
    <w:rsid w:val="00823C46"/>
    <w:rsid w:val="00846D06"/>
    <w:rsid w:val="00866813"/>
    <w:rsid w:val="00895E09"/>
    <w:rsid w:val="0095392F"/>
    <w:rsid w:val="00A35F5F"/>
    <w:rsid w:val="00AB4D19"/>
    <w:rsid w:val="00B83CD5"/>
    <w:rsid w:val="00BA00CE"/>
    <w:rsid w:val="00BE7AF3"/>
    <w:rsid w:val="00BF4B25"/>
    <w:rsid w:val="00C12CF4"/>
    <w:rsid w:val="00C705F7"/>
    <w:rsid w:val="00DB590A"/>
    <w:rsid w:val="00DE0787"/>
    <w:rsid w:val="00DF0E10"/>
    <w:rsid w:val="00E635EC"/>
    <w:rsid w:val="00E779DF"/>
    <w:rsid w:val="00E80FDE"/>
    <w:rsid w:val="00F00A0F"/>
    <w:rsid w:val="00FE55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0EE3BA"/>
  <w15:chartTrackingRefBased/>
  <w15:docId w15:val="{2C7966F9-F849-BF49-9EB8-996C9FF1E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3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0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0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0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0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3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0EF"/>
    <w:rPr>
      <w:rFonts w:eastAsiaTheme="majorEastAsia" w:cstheme="majorBidi"/>
      <w:color w:val="272727" w:themeColor="text1" w:themeTint="D8"/>
    </w:rPr>
  </w:style>
  <w:style w:type="paragraph" w:styleId="Title">
    <w:name w:val="Title"/>
    <w:basedOn w:val="Normal"/>
    <w:next w:val="Normal"/>
    <w:link w:val="TitleChar"/>
    <w:uiPriority w:val="10"/>
    <w:qFormat/>
    <w:rsid w:val="001330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0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0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0EF"/>
    <w:rPr>
      <w:i/>
      <w:iCs/>
      <w:color w:val="404040" w:themeColor="text1" w:themeTint="BF"/>
    </w:rPr>
  </w:style>
  <w:style w:type="paragraph" w:styleId="ListParagraph">
    <w:name w:val="List Paragraph"/>
    <w:basedOn w:val="Normal"/>
    <w:uiPriority w:val="34"/>
    <w:qFormat/>
    <w:rsid w:val="001330EF"/>
    <w:pPr>
      <w:ind w:left="720"/>
      <w:contextualSpacing/>
    </w:pPr>
  </w:style>
  <w:style w:type="character" w:styleId="IntenseEmphasis">
    <w:name w:val="Intense Emphasis"/>
    <w:basedOn w:val="DefaultParagraphFont"/>
    <w:uiPriority w:val="21"/>
    <w:qFormat/>
    <w:rsid w:val="001330EF"/>
    <w:rPr>
      <w:i/>
      <w:iCs/>
      <w:color w:val="0F4761" w:themeColor="accent1" w:themeShade="BF"/>
    </w:rPr>
  </w:style>
  <w:style w:type="paragraph" w:styleId="IntenseQuote">
    <w:name w:val="Intense Quote"/>
    <w:basedOn w:val="Normal"/>
    <w:next w:val="Normal"/>
    <w:link w:val="IntenseQuoteChar"/>
    <w:uiPriority w:val="30"/>
    <w:qFormat/>
    <w:rsid w:val="00133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0EF"/>
    <w:rPr>
      <w:i/>
      <w:iCs/>
      <w:color w:val="0F4761" w:themeColor="accent1" w:themeShade="BF"/>
    </w:rPr>
  </w:style>
  <w:style w:type="character" w:styleId="IntenseReference">
    <w:name w:val="Intense Reference"/>
    <w:basedOn w:val="DefaultParagraphFont"/>
    <w:uiPriority w:val="32"/>
    <w:qFormat/>
    <w:rsid w:val="001330EF"/>
    <w:rPr>
      <w:b/>
      <w:bCs/>
      <w:smallCaps/>
      <w:color w:val="0F4761" w:themeColor="accent1" w:themeShade="BF"/>
      <w:spacing w:val="5"/>
    </w:rPr>
  </w:style>
  <w:style w:type="character" w:styleId="Hyperlink">
    <w:name w:val="Hyperlink"/>
    <w:basedOn w:val="DefaultParagraphFont"/>
    <w:uiPriority w:val="99"/>
    <w:unhideWhenUsed/>
    <w:rsid w:val="000D72C4"/>
    <w:rPr>
      <w:color w:val="467886" w:themeColor="hyperlink"/>
      <w:u w:val="single"/>
    </w:rPr>
  </w:style>
  <w:style w:type="character" w:styleId="UnresolvedMention">
    <w:name w:val="Unresolved Mention"/>
    <w:basedOn w:val="DefaultParagraphFont"/>
    <w:uiPriority w:val="99"/>
    <w:semiHidden/>
    <w:unhideWhenUsed/>
    <w:rsid w:val="000D72C4"/>
    <w:rPr>
      <w:color w:val="605E5C"/>
      <w:shd w:val="clear" w:color="auto" w:fill="E1DFDD"/>
    </w:rPr>
  </w:style>
  <w:style w:type="paragraph" w:styleId="Header">
    <w:name w:val="header"/>
    <w:basedOn w:val="Normal"/>
    <w:link w:val="HeaderChar"/>
    <w:uiPriority w:val="99"/>
    <w:unhideWhenUsed/>
    <w:rsid w:val="00C12CF4"/>
    <w:pPr>
      <w:tabs>
        <w:tab w:val="center" w:pos="4513"/>
        <w:tab w:val="right" w:pos="9026"/>
      </w:tabs>
    </w:pPr>
  </w:style>
  <w:style w:type="character" w:customStyle="1" w:styleId="HeaderChar">
    <w:name w:val="Header Char"/>
    <w:basedOn w:val="DefaultParagraphFont"/>
    <w:link w:val="Header"/>
    <w:uiPriority w:val="99"/>
    <w:rsid w:val="00C12CF4"/>
  </w:style>
  <w:style w:type="paragraph" w:styleId="Footer">
    <w:name w:val="footer"/>
    <w:basedOn w:val="Normal"/>
    <w:link w:val="FooterChar"/>
    <w:uiPriority w:val="99"/>
    <w:unhideWhenUsed/>
    <w:rsid w:val="00C12CF4"/>
    <w:pPr>
      <w:tabs>
        <w:tab w:val="center" w:pos="4513"/>
        <w:tab w:val="right" w:pos="9026"/>
      </w:tabs>
    </w:pPr>
  </w:style>
  <w:style w:type="character" w:customStyle="1" w:styleId="FooterChar">
    <w:name w:val="Footer Char"/>
    <w:basedOn w:val="DefaultParagraphFont"/>
    <w:link w:val="Footer"/>
    <w:uiPriority w:val="99"/>
    <w:rsid w:val="00C12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29</cp:revision>
  <dcterms:created xsi:type="dcterms:W3CDTF">2026-04-25T11:00:00Z</dcterms:created>
  <dcterms:modified xsi:type="dcterms:W3CDTF">2026-04-25T13:17:00Z</dcterms:modified>
</cp:coreProperties>
</file>